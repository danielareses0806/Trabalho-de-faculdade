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[COLE AQUI O TÍTULO FINAL DO TRABALHO]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7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9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77777777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1]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0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77777777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6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2 OU EXCLUIR ESTA LINHA]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7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77777777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2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3 OU EXCLUIR ESTA LINHA]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53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3"/>
      <w:r w:rsidR="001736FF" w:rsidRPr="00D43589">
        <w:rPr>
          <w:rStyle w:val="Refdecomentrio"/>
          <w:rFonts w:ascii="Times New Roman" w:hAnsi="Times New Roman"/>
          <w:color w:val="000000" w:themeColor="text1"/>
          <w:sz w:val="24"/>
          <w:rPrChange w:id="57" w:author="Isabella" w:date="2026-10-06T20:20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3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6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6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62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3" w:author="Isabella" w:date="2026-10-06T20:20:00Z">
            <w:rPr>
              <w:del w:id="64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65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6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65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67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65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68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9" w:author="Isabella" w:date="2026-10-06T20:20:00Z">
            <w:rPr>
              <w:del w:id="70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23209D19" w:rsidR="00623E37" w:rsidRPr="00D43589" w:rsidRDefault="00AE49E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7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72" w:author="Isabella" w:date="2026-10-06T19:05:00Z">
          <w:pPr>
            <w:spacing w:after="0" w:line="360" w:lineRule="auto"/>
          </w:pPr>
        </w:pPrChange>
      </w:pPr>
      <w:del w:id="73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74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75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76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77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bCs/>
          <w:color w:val="000000" w:themeColor="text1"/>
          <w:sz w:val="24"/>
          <w:rPrChange w:id="78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[INTRODUÇÃO — COLE AQUI O TRECHO COM CONTEXTO, TEMA, PROBLEMA, JUSTIFICATIVA E OBJETIVO]</w:t>
      </w:r>
      <w:r w:rsidRPr="00D43589">
        <w:rPr>
          <w:rFonts w:ascii="Times New Roman" w:hAnsi="Times New Roman"/>
          <w:bCs/>
          <w:color w:val="000000" w:themeColor="text1"/>
          <w:sz w:val="24"/>
          <w:rPrChange w:id="79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80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[METODOLOGIA — COLE AQUI O TRECHO COM TIPO DE REVISÃO, BASES, RECORTE, CRITÉRIOS, TRIAGEM E ANÁLISE]</w:t>
      </w:r>
      <w:r w:rsidRPr="00D43589">
        <w:rPr>
          <w:rFonts w:ascii="Times New Roman" w:hAnsi="Times New Roman"/>
          <w:bCs/>
          <w:color w:val="000000" w:themeColor="text1"/>
          <w:sz w:val="24"/>
          <w:rPrChange w:id="81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82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[DESENVOLVIMENTO — COLE AQUI A SÍNTESE CRÍTICA DOS ESTUDOS, COM COMPARAÇÕES, RESULTADOS, LIMITAÇÕES E LACUNAS]</w:t>
      </w:r>
      <w:r w:rsidRPr="00D43589">
        <w:rPr>
          <w:rFonts w:ascii="Times New Roman" w:hAnsi="Times New Roman"/>
          <w:bCs/>
          <w:color w:val="000000" w:themeColor="text1"/>
          <w:sz w:val="24"/>
          <w:rPrChange w:id="83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Pr="00D43589">
        <w:rPr>
          <w:rFonts w:ascii="Times New Roman" w:hAnsi="Times New Roman"/>
          <w:bCs/>
          <w:color w:val="000000" w:themeColor="text1"/>
          <w:sz w:val="24"/>
          <w:rPrChange w:id="84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[CONSIDERAÇÕES GERAIS — COLE AQUI A RESPOSTA AO PROBLEMA, O SIGNIFICADO DOS ACHADOS, AS LIMITAÇÕES E AS RECOMENDAÇÕES]</w:t>
      </w:r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8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77777777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8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87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D43589">
        <w:rPr>
          <w:rFonts w:ascii="Times New Roman" w:hAnsi="Times New Roman"/>
          <w:color w:val="000000" w:themeColor="text1"/>
          <w:sz w:val="24"/>
          <w:rPrChange w:id="88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TRÊS PALAVRAS-CHAVE SEPARADAS POR PONTO]</w:t>
      </w:r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9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92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9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9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92"/>
      <w:r w:rsidR="000656E9" w:rsidRPr="00D43589">
        <w:rPr>
          <w:b/>
          <w:color w:val="000000" w:themeColor="text1"/>
          <w:sz w:val="24"/>
          <w:szCs w:val="24"/>
          <w:rPrChange w:id="95" w:author="Isabella" w:date="2026-10-06T20:20:00Z">
            <w:rPr>
              <w:b/>
              <w:sz w:val="24"/>
              <w:szCs w:val="24"/>
            </w:rPr>
          </w:rPrChange>
        </w:rPr>
        <w:commentReference w:id="92"/>
      </w:r>
    </w:p>
    <w:p w14:paraId="4BE41803" w14:textId="77777777" w:rsidR="00A93D78" w:rsidRPr="00D43589" w:rsidRDefault="00A93D78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9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color w:val="000000" w:themeColor="text1"/>
          <w:sz w:val="24"/>
          <w:rPrChange w:id="97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A PRIMEIRA REFERÊNCIA CITADA, EM ORDEM ALFABÉTICA E NO PADRÃO EXIGIDO]</w:t>
      </w:r>
    </w:p>
    <w:p w14:paraId="087A0169" w14:textId="77777777" w:rsidR="00C708FD" w:rsidRPr="00D43589" w:rsidRDefault="00C708FD" w:rsidP="00C708FD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9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color w:val="000000" w:themeColor="text1"/>
          <w:sz w:val="24"/>
          <w:rPrChange w:id="99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[COLE AQUI AS DEMAIS REFERÊNCIAS, UMA POR PARÁGRAFO. DUPLIQUE ESTA LINHA QUANDO NECESSÁRIO]</w:t>
      </w:r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65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92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50447" w14:textId="77777777" w:rsidR="00FB2246" w:rsidRDefault="00FB2246" w:rsidP="00FC70D8">
      <w:pPr>
        <w:spacing w:after="0" w:line="240" w:lineRule="auto"/>
      </w:pPr>
      <w:r>
        <w:separator/>
      </w:r>
    </w:p>
  </w:endnote>
  <w:endnote w:type="continuationSeparator" w:id="0">
    <w:p w14:paraId="40AA6C90" w14:textId="77777777" w:rsidR="00FB2246" w:rsidRDefault="00FB2246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3E764" w14:textId="77777777" w:rsidR="00FB2246" w:rsidRDefault="00FB2246" w:rsidP="00FC70D8">
      <w:pPr>
        <w:spacing w:after="0" w:line="240" w:lineRule="auto"/>
      </w:pPr>
      <w:r>
        <w:separator/>
      </w:r>
    </w:p>
  </w:footnote>
  <w:footnote w:type="continuationSeparator" w:id="0">
    <w:p w14:paraId="71FBBF79" w14:textId="77777777" w:rsidR="00FB2246" w:rsidRDefault="00FB2246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2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3" w:author="Isabella" w:date="2026-10-06T19:10:00Z">
            <w:rPr>
              <w:color w:val="FF0000"/>
            </w:rPr>
          </w:rPrChange>
        </w:rPr>
        <w:t xml:space="preserve"> </w:t>
      </w:r>
      <w:ins w:id="14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6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/>
            </w:rPrChange>
          </w:rPr>
          <w:delText>-</w:delText>
        </w:r>
      </w:del>
      <w:ins w:id="2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5" w:author="Isabella" w:date="2026-10-06T19:10:00Z">
            <w:rPr/>
          </w:rPrChange>
        </w:rPr>
        <w:t xml:space="preserve"> </w:t>
      </w:r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8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3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5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7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e-mail</w:t>
      </w:r>
      <w:r w:rsidR="00595417" w:rsidRPr="006D5DF8">
        <w:rPr>
          <w:rFonts w:ascii="Times New Roman" w:hAnsi="Times New Roman" w:cs="Times New Roman"/>
          <w:sz w:val="16"/>
          <w:szCs w:val="16"/>
          <w:rPrChange w:id="42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="00595417" w:rsidRPr="006D5DF8">
        <w:rPr>
          <w:rFonts w:ascii="Times New Roman" w:hAnsi="Times New Roman" w:cs="Times New Roman"/>
          <w:sz w:val="16"/>
          <w:szCs w:val="16"/>
          <w:rPrChange w:id="4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="00595417" w:rsidRPr="006D5DF8">
        <w:rPr>
          <w:rFonts w:ascii="Times New Roman" w:hAnsi="Times New Roman" w:cs="Times New Roman"/>
          <w:sz w:val="16"/>
          <w:szCs w:val="16"/>
          <w:rPrChange w:id="4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="00595417"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="00595417"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3">
    <w:p w14:paraId="6A07B874" w14:textId="77777777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49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5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4">
    <w:p w14:paraId="453C309A" w14:textId="77777777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5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5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Isabella</cp:lastModifiedBy>
  <cp:revision>20</cp:revision>
  <cp:lastPrinted>2021-08-29T20:44:00Z</cp:lastPrinted>
  <dcterms:created xsi:type="dcterms:W3CDTF">2022-03-18T16:02:00Z</dcterms:created>
  <dcterms:modified xsi:type="dcterms:W3CDTF">2026-10-06T23:20:00Z</dcterms:modified>
</cp:coreProperties>
</file>